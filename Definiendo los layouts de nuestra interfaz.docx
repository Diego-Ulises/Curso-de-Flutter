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584" w:rsidRPr="002E6584" w:rsidRDefault="002E6584" w:rsidP="002E6584">
      <w:pPr>
        <w:shd w:val="clear" w:color="auto" w:fill="F5F5F5"/>
        <w:spacing w:after="0" w:line="240" w:lineRule="auto"/>
        <w:jc w:val="center"/>
        <w:outlineLvl w:val="0"/>
        <w:rPr>
          <w:rFonts w:ascii="Arial" w:eastAsia="Times New Roman" w:hAnsi="Arial" w:cs="Arial"/>
          <w:color w:val="1C3643"/>
          <w:sz w:val="8"/>
          <w:szCs w:val="8"/>
          <w:lang w:eastAsia="es-MX"/>
        </w:rPr>
      </w:pPr>
      <w:r w:rsidRPr="002E6584">
        <w:rPr>
          <w:rFonts w:ascii="cooper_hewittmedium" w:eastAsia="Times New Roman" w:hAnsi="cooper_hewittmedium" w:cs="Arial"/>
          <w:b/>
          <w:bCs/>
          <w:color w:val="1C3643"/>
          <w:kern w:val="36"/>
          <w:sz w:val="40"/>
          <w:szCs w:val="28"/>
          <w:lang w:eastAsia="es-MX"/>
        </w:rPr>
        <w:t xml:space="preserve">Definiendo los </w:t>
      </w:r>
      <w:proofErr w:type="spellStart"/>
      <w:r w:rsidRPr="002E6584">
        <w:rPr>
          <w:rFonts w:ascii="cooper_hewittmedium" w:eastAsia="Times New Roman" w:hAnsi="cooper_hewittmedium" w:cs="Arial"/>
          <w:b/>
          <w:bCs/>
          <w:color w:val="1C3643"/>
          <w:kern w:val="36"/>
          <w:sz w:val="40"/>
          <w:szCs w:val="28"/>
          <w:lang w:eastAsia="es-MX"/>
        </w:rPr>
        <w:t>layouts</w:t>
      </w:r>
      <w:proofErr w:type="spellEnd"/>
      <w:r w:rsidRPr="002E6584">
        <w:rPr>
          <w:rFonts w:ascii="cooper_hewittmedium" w:eastAsia="Times New Roman" w:hAnsi="cooper_hewittmedium" w:cs="Arial"/>
          <w:b/>
          <w:bCs/>
          <w:color w:val="1C3643"/>
          <w:kern w:val="36"/>
          <w:sz w:val="40"/>
          <w:szCs w:val="28"/>
          <w:lang w:eastAsia="es-MX"/>
        </w:rPr>
        <w:t xml:space="preserve"> de nuestra</w:t>
      </w:r>
      <w:r w:rsidRPr="002E6584">
        <w:rPr>
          <w:rFonts w:ascii="cooper_hewittmedium" w:eastAsia="Times New Roman" w:hAnsi="cooper_hewittmedium" w:cs="Arial"/>
          <w:b/>
          <w:bCs/>
          <w:color w:val="1C3643"/>
          <w:kern w:val="36"/>
          <w:sz w:val="40"/>
          <w:szCs w:val="28"/>
          <w:lang w:eastAsia="es-MX"/>
        </w:rPr>
        <w:t xml:space="preserve"> </w:t>
      </w:r>
      <w:r w:rsidRPr="002E6584">
        <w:rPr>
          <w:rFonts w:ascii="cooper_hewittmedium" w:eastAsia="Times New Roman" w:hAnsi="cooper_hewittmedium" w:cs="Arial"/>
          <w:b/>
          <w:bCs/>
          <w:color w:val="1C3643"/>
          <w:kern w:val="36"/>
          <w:sz w:val="40"/>
          <w:szCs w:val="28"/>
          <w:lang w:eastAsia="es-MX"/>
        </w:rPr>
        <w:t>interfaz</w:t>
      </w:r>
    </w:p>
    <w:p w:rsidR="002E6584" w:rsidRPr="002E6584" w:rsidRDefault="002E6584" w:rsidP="002E6584">
      <w:pPr>
        <w:pBdr>
          <w:bottom w:val="single" w:sz="6" w:space="0" w:color="D3D3D3"/>
        </w:pBdr>
        <w:spacing w:before="240" w:after="240" w:line="384" w:lineRule="atLeast"/>
        <w:jc w:val="center"/>
        <w:outlineLvl w:val="1"/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</w:pPr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 xml:space="preserve">Comenzaremos dividiendo nuestro 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>layout</w:t>
      </w:r>
      <w:proofErr w:type="spellEnd"/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 xml:space="preserve"> en dos partes</w:t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7" name="Imagen 7" descr="wirefra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reframe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Pr="002E6584" w:rsidRDefault="002E6584" w:rsidP="002E6584">
      <w:pPr>
        <w:pBdr>
          <w:bottom w:val="single" w:sz="6" w:space="0" w:color="D3D3D3"/>
        </w:pBdr>
        <w:spacing w:after="0" w:line="384" w:lineRule="atLeast"/>
        <w:jc w:val="center"/>
        <w:outlineLvl w:val="1"/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</w:pPr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lastRenderedPageBreak/>
        <w:t>Comencemos por el </w:t>
      </w:r>
      <w:proofErr w:type="spellStart"/>
      <w:ins w:id="0" w:author="Unknown">
        <w:r w:rsidRPr="002E6584">
          <w:rPr>
            <w:rFonts w:ascii="Arial" w:eastAsia="Times New Roman" w:hAnsi="Arial" w:cs="Arial"/>
            <w:b/>
            <w:bCs/>
            <w:color w:val="1C3643"/>
            <w:sz w:val="33"/>
            <w:szCs w:val="33"/>
            <w:lang w:eastAsia="es-MX"/>
          </w:rPr>
          <w:t>HeaderAppBar</w:t>
        </w:r>
      </w:ins>
      <w:proofErr w:type="spellEnd"/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Notarás que se compone de dos Widgets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GradientBack</w:t>
      </w:r>
      <w:proofErr w:type="spellEnd"/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 y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CardImageList</w:t>
      </w:r>
      <w:proofErr w:type="spellEnd"/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6" name="Imagen 6" descr="wireframe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reframe_1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Default="002E6584">
      <w:pPr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MX"/>
        </w:rPr>
        <w:br w:type="page"/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Si seguimos analizando el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GradientBack</w:t>
      </w:r>
      <w:proofErr w:type="spellEnd"/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 tendremos lo siguiente</w:t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5" name="Imagen 5" descr="wireframe_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reframe_1_1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Default="002E6584">
      <w:pPr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MX"/>
        </w:rPr>
        <w:br w:type="page"/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Ahora pasemos al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CardImageList</w:t>
      </w:r>
      <w:proofErr w:type="spellEnd"/>
    </w:p>
    <w:p w:rsid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4" name="Imagen 4" descr="wireframe_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reframe_1_1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Pr="002E6584" w:rsidRDefault="002E6584" w:rsidP="002E6584">
      <w:pPr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MX"/>
        </w:rPr>
        <w:br w:type="page"/>
      </w:r>
    </w:p>
    <w:p w:rsidR="002E6584" w:rsidRPr="002E6584" w:rsidRDefault="002E6584" w:rsidP="002E6584">
      <w:pPr>
        <w:pBdr>
          <w:bottom w:val="single" w:sz="6" w:space="0" w:color="D3D3D3"/>
        </w:pBdr>
        <w:spacing w:before="240" w:after="240" w:line="384" w:lineRule="atLeast"/>
        <w:jc w:val="center"/>
        <w:outlineLvl w:val="1"/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</w:pPr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 xml:space="preserve">Continuando con la zona de abajo el 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>ListView</w:t>
      </w:r>
      <w:proofErr w:type="spellEnd"/>
      <w:r w:rsidRPr="002E6584">
        <w:rPr>
          <w:rFonts w:ascii="Arial" w:eastAsia="Times New Roman" w:hAnsi="Arial" w:cs="Arial"/>
          <w:b/>
          <w:bCs/>
          <w:color w:val="1C3643"/>
          <w:sz w:val="33"/>
          <w:szCs w:val="33"/>
          <w:lang w:eastAsia="es-MX"/>
        </w:rPr>
        <w:t xml:space="preserve"> tendríamos esto:</w:t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3" name="Imagen 3" descr="wireframe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reframe_1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Default="002E6584">
      <w:pPr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MX"/>
        </w:rPr>
        <w:br w:type="page"/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Veamos cómo se analiza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DescriptionPlace</w:t>
      </w:r>
      <w:proofErr w:type="spellEnd"/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2" name="Imagen 2" descr="wireframe_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reframe_1_2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Default="002E6584">
      <w:pPr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MX"/>
        </w:rPr>
        <w:br w:type="page"/>
      </w:r>
    </w:p>
    <w:p w:rsidR="002E6584" w:rsidRPr="002E6584" w:rsidRDefault="002E6584" w:rsidP="002E6584">
      <w:pPr>
        <w:spacing w:after="0"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bookmarkStart w:id="1" w:name="_GoBack"/>
      <w:bookmarkEnd w:id="1"/>
      <w:r w:rsidRPr="002E6584">
        <w:rPr>
          <w:rFonts w:ascii="Arial" w:eastAsia="Times New Roman" w:hAnsi="Arial" w:cs="Arial"/>
          <w:color w:val="1C3643"/>
          <w:sz w:val="24"/>
          <w:szCs w:val="24"/>
          <w:lang w:eastAsia="es-MX"/>
        </w:rPr>
        <w:t>Y por último nuestro </w:t>
      </w:r>
      <w:proofErr w:type="spellStart"/>
      <w:r w:rsidRPr="002E6584">
        <w:rPr>
          <w:rFonts w:ascii="Arial" w:eastAsia="Times New Roman" w:hAnsi="Arial" w:cs="Arial"/>
          <w:b/>
          <w:bCs/>
          <w:color w:val="1C3643"/>
          <w:sz w:val="24"/>
          <w:szCs w:val="24"/>
          <w:lang w:eastAsia="es-MX"/>
        </w:rPr>
        <w:t>ReviewList</w:t>
      </w:r>
      <w:proofErr w:type="spellEnd"/>
    </w:p>
    <w:p w:rsidR="002E6584" w:rsidRPr="002E6584" w:rsidRDefault="002E6584" w:rsidP="002E6584">
      <w:pPr>
        <w:spacing w:line="384" w:lineRule="atLeast"/>
        <w:jc w:val="center"/>
        <w:rPr>
          <w:rFonts w:ascii="Arial" w:eastAsia="Times New Roman" w:hAnsi="Arial" w:cs="Arial"/>
          <w:color w:val="1C3643"/>
          <w:sz w:val="24"/>
          <w:szCs w:val="24"/>
          <w:lang w:eastAsia="es-MX"/>
        </w:rPr>
      </w:pPr>
      <w:r w:rsidRPr="002E6584">
        <w:rPr>
          <w:rFonts w:ascii="Arial" w:eastAsia="Times New Roman" w:hAnsi="Arial" w:cs="Arial"/>
          <w:noProof/>
          <w:color w:val="1C3643"/>
          <w:sz w:val="24"/>
          <w:szCs w:val="24"/>
          <w:lang w:eastAsia="es-MX"/>
        </w:rPr>
        <w:drawing>
          <wp:inline distT="0" distB="0" distL="0" distR="0">
            <wp:extent cx="3564017" cy="7200000"/>
            <wp:effectExtent l="0" t="0" r="0" b="1270"/>
            <wp:docPr id="1" name="Imagen 1" descr="wireframe_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reframe_1_2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1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584" w:rsidRDefault="002E6584" w:rsidP="002E6584">
      <w:pPr>
        <w:jc w:val="center"/>
      </w:pPr>
    </w:p>
    <w:sectPr w:rsidR="002E65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_hewittmedium">
    <w:altName w:val="Cooper Black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84"/>
    <w:rsid w:val="002E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8ADB1"/>
  <w15:chartTrackingRefBased/>
  <w15:docId w15:val="{AE439200-1CEC-49D1-B3E4-E0D28D19C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E65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2E65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6584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2E658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2E6584"/>
    <w:rPr>
      <w:color w:val="0000FF"/>
      <w:u w:val="single"/>
    </w:rPr>
  </w:style>
  <w:style w:type="paragraph" w:customStyle="1" w:styleId="discussioninfo-score">
    <w:name w:val="discussioninfo-score"/>
    <w:basedOn w:val="Normal"/>
    <w:rsid w:val="002E6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discussioninfo-time">
    <w:name w:val="discussioninfo-time"/>
    <w:basedOn w:val="Normal"/>
    <w:rsid w:val="002E6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2E6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2E65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8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2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9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32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68</Words>
  <Characters>378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Ulises</dc:creator>
  <cp:keywords/>
  <dc:description/>
  <cp:lastModifiedBy>Diego Ulises</cp:lastModifiedBy>
  <cp:revision>1</cp:revision>
  <dcterms:created xsi:type="dcterms:W3CDTF">2019-07-11T01:18:00Z</dcterms:created>
  <dcterms:modified xsi:type="dcterms:W3CDTF">2019-07-11T01:23:00Z</dcterms:modified>
</cp:coreProperties>
</file>